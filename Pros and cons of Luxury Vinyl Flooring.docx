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0CEB6" w14:textId="25C9008F" w:rsidR="006D23B4" w:rsidRDefault="006D23B4" w:rsidP="006D23B4">
      <w:pPr>
        <w:shd w:val="clear" w:color="auto" w:fill="FFFFFF"/>
        <w:spacing w:after="0" w:line="312" w:lineRule="atLeast"/>
        <w:jc w:val="center"/>
        <w:outlineLvl w:val="0"/>
        <w:rPr>
          <w:rFonts w:ascii="Arial" w:eastAsia="Times New Roman" w:hAnsi="Arial" w:cs="Arial"/>
          <w:b/>
          <w:bCs/>
          <w:spacing w:val="15"/>
          <w:kern w:val="36"/>
          <w:sz w:val="84"/>
          <w:szCs w:val="84"/>
          <w:lang w:eastAsia="en-CA"/>
        </w:rPr>
      </w:pPr>
      <w:r w:rsidRPr="006D23B4">
        <w:rPr>
          <w:rFonts w:ascii="Arial" w:eastAsia="Times New Roman" w:hAnsi="Arial" w:cs="Arial"/>
          <w:b/>
          <w:bCs/>
          <w:spacing w:val="15"/>
          <w:kern w:val="36"/>
          <w:sz w:val="84"/>
          <w:szCs w:val="84"/>
          <w:lang w:eastAsia="en-CA"/>
        </w:rPr>
        <w:t>Pros and cons of Luxury Vinyl Flooring</w:t>
      </w:r>
    </w:p>
    <w:p w14:paraId="5100558B" w14:textId="77777777" w:rsidR="006D23B4" w:rsidRDefault="006D23B4" w:rsidP="006D23B4">
      <w:pPr>
        <w:pStyle w:val="Heading3"/>
        <w:shd w:val="clear" w:color="auto" w:fill="FFFFFF"/>
        <w:spacing w:before="0" w:line="510" w:lineRule="atLeast"/>
        <w:textAlignment w:val="baseline"/>
        <w:rPr>
          <w:rFonts w:ascii="Source Sans Pro" w:hAnsi="Source Sans Pro"/>
          <w:color w:val="000000"/>
          <w:bdr w:val="none" w:sz="0" w:space="0" w:color="auto" w:frame="1"/>
        </w:rPr>
      </w:pPr>
      <w:r>
        <w:rPr>
          <w:rFonts w:ascii="Source Sans Pro" w:hAnsi="Source Sans Pro"/>
          <w:color w:val="000000"/>
          <w:bdr w:val="none" w:sz="0" w:space="0" w:color="auto" w:frame="1"/>
        </w:rPr>
        <w:t>Are you searching for an inexpensive way to breathe a new life in your room through flooring? Luxury Vinyl flooring tile not only brings about lavish changes but also serenely enhances the atmosphere of your room. With new and luxurious flooring, you get a guideline to decorate your space accordingly. Moreover, it adds a fresh and stylish look to your room.</w:t>
      </w:r>
    </w:p>
    <w:p w14:paraId="14DE88A1" w14:textId="77777777" w:rsidR="006D23B4" w:rsidRDefault="006D23B4" w:rsidP="006D23B4">
      <w:pPr>
        <w:pStyle w:val="NormalWeb"/>
        <w:shd w:val="clear" w:color="auto" w:fill="FFFFFF"/>
        <w:spacing w:before="0" w:beforeAutospacing="0" w:after="0" w:afterAutospacing="0" w:line="510" w:lineRule="atLeast"/>
        <w:textAlignment w:val="baseline"/>
        <w:outlineLvl w:val="3"/>
        <w:rPr>
          <w:rFonts w:ascii="Source Sans Pro" w:hAnsi="Source Sans Pro"/>
          <w:color w:val="000000"/>
          <w:sz w:val="27"/>
          <w:szCs w:val="27"/>
          <w:bdr w:val="none" w:sz="0" w:space="0" w:color="auto" w:frame="1"/>
        </w:rPr>
      </w:pPr>
      <w:r>
        <w:rPr>
          <w:rFonts w:ascii="Source Sans Pro" w:hAnsi="Source Sans Pro"/>
          <w:color w:val="000000"/>
          <w:sz w:val="27"/>
          <w:szCs w:val="27"/>
          <w:bdr w:val="none" w:sz="0" w:space="0" w:color="auto" w:frame="1"/>
        </w:rPr>
        <w:t>Let’s discuss the pros and cons of </w:t>
      </w:r>
      <w:hyperlink r:id="rId5" w:history="1">
        <w:r>
          <w:rPr>
            <w:rStyle w:val="Hyperlink"/>
            <w:rFonts w:ascii="Source Sans Pro" w:hAnsi="Source Sans Pro"/>
            <w:color w:val="1A99B2"/>
            <w:sz w:val="27"/>
            <w:szCs w:val="27"/>
            <w:u w:val="none"/>
            <w:bdr w:val="none" w:sz="0" w:space="0" w:color="auto" w:frame="1"/>
          </w:rPr>
          <w:t>Vinyl Plank Flooring</w:t>
        </w:r>
      </w:hyperlink>
      <w:r>
        <w:rPr>
          <w:rFonts w:ascii="Source Sans Pro" w:hAnsi="Source Sans Pro"/>
          <w:color w:val="000000"/>
          <w:sz w:val="27"/>
          <w:szCs w:val="27"/>
          <w:bdr w:val="none" w:sz="0" w:space="0" w:color="auto" w:frame="1"/>
        </w:rPr>
        <w:t> so that you can make a better decision.</w:t>
      </w:r>
    </w:p>
    <w:p w14:paraId="382C4C86" w14:textId="229C4624" w:rsidR="006D23B4" w:rsidRDefault="006D23B4" w:rsidP="006D23B4">
      <w:pPr>
        <w:shd w:val="clear" w:color="auto" w:fill="FFFFFF"/>
        <w:textAlignment w:val="baseline"/>
        <w:rPr>
          <w:rFonts w:ascii="Roboto" w:hAnsi="Roboto"/>
          <w:color w:val="000000"/>
          <w:sz w:val="24"/>
          <w:szCs w:val="24"/>
        </w:rPr>
      </w:pPr>
      <w:r>
        <w:rPr>
          <w:rFonts w:ascii="Roboto" w:hAnsi="Roboto"/>
          <w:noProof/>
          <w:color w:val="1A99B2"/>
          <w:bdr w:val="none" w:sz="0" w:space="0" w:color="auto" w:frame="1"/>
        </w:rPr>
        <w:drawing>
          <wp:inline distT="0" distB="0" distL="0" distR="0" wp14:anchorId="1EF03959" wp14:editId="274687F1">
            <wp:extent cx="3419475" cy="2564606"/>
            <wp:effectExtent l="0" t="0" r="0" b="7620"/>
            <wp:docPr id="3" name="Picture 3" descr="Earl Gray">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l Gray">
                      <a:hlinkClick r:id="rId6"/>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26520" cy="2569890"/>
                    </a:xfrm>
                    <a:prstGeom prst="rect">
                      <a:avLst/>
                    </a:prstGeom>
                    <a:noFill/>
                    <a:ln>
                      <a:noFill/>
                    </a:ln>
                  </pic:spPr>
                </pic:pic>
              </a:graphicData>
            </a:graphic>
          </wp:inline>
        </w:drawing>
      </w:r>
    </w:p>
    <w:p w14:paraId="168087D3" w14:textId="77777777" w:rsidR="006D23B4" w:rsidRDefault="006D23B4" w:rsidP="006D23B4">
      <w:pPr>
        <w:shd w:val="clear" w:color="auto" w:fill="FFFFFF"/>
        <w:textAlignment w:val="baseline"/>
        <w:rPr>
          <w:rFonts w:ascii="Roboto" w:hAnsi="Roboto"/>
          <w:color w:val="000000"/>
        </w:rPr>
      </w:pPr>
      <w:hyperlink r:id="rId8" w:history="1">
        <w:r>
          <w:rPr>
            <w:rStyle w:val="productloopbuttontext"/>
            <w:rFonts w:ascii="Roboto" w:hAnsi="Roboto"/>
            <w:b/>
            <w:bCs/>
            <w:caps/>
            <w:color w:val="FFFFFF"/>
            <w:bdr w:val="none" w:sz="0" w:space="0" w:color="auto" w:frame="1"/>
          </w:rPr>
          <w:t>ADD TO CART</w:t>
        </w:r>
      </w:hyperlink>
    </w:p>
    <w:p w14:paraId="5BE766A5" w14:textId="77777777" w:rsidR="006D23B4" w:rsidRDefault="006D23B4" w:rsidP="006D23B4">
      <w:pPr>
        <w:shd w:val="clear" w:color="auto" w:fill="FF3D00"/>
        <w:spacing w:line="270" w:lineRule="atLeast"/>
        <w:textAlignment w:val="baseline"/>
        <w:rPr>
          <w:rFonts w:ascii="Segoe UI" w:hAnsi="Segoe UI" w:cs="Segoe UI"/>
          <w:color w:val="FFFFFF"/>
        </w:rPr>
      </w:pPr>
      <w:r>
        <w:rPr>
          <w:rStyle w:val="isbspecialtext"/>
          <w:rFonts w:ascii="Segoe UI" w:hAnsi="Segoe UI" w:cs="Segoe UI"/>
          <w:color w:val="FFFFFF"/>
          <w:sz w:val="30"/>
          <w:szCs w:val="30"/>
          <w:bdr w:val="none" w:sz="0" w:space="0" w:color="auto" w:frame="1"/>
        </w:rPr>
        <w:t>Hot Deals</w:t>
      </w:r>
    </w:p>
    <w:p w14:paraId="57599C3C" w14:textId="77777777" w:rsidR="006D23B4" w:rsidRDefault="006D23B4" w:rsidP="006D23B4">
      <w:pPr>
        <w:pStyle w:val="Heading3"/>
        <w:shd w:val="clear" w:color="auto" w:fill="FFFFFF"/>
        <w:spacing w:before="0" w:line="270" w:lineRule="atLeast"/>
        <w:jc w:val="center"/>
        <w:textAlignment w:val="baseline"/>
        <w:rPr>
          <w:rFonts w:ascii="Source Sans Pro" w:hAnsi="Source Sans Pro" w:cs="Times New Roman"/>
          <w:color w:val="404040"/>
          <w:spacing w:val="15"/>
        </w:rPr>
      </w:pPr>
      <w:hyperlink r:id="rId9" w:history="1">
        <w:r>
          <w:rPr>
            <w:rStyle w:val="Hyperlink"/>
            <w:rFonts w:ascii="Source Sans Pro" w:hAnsi="Source Sans Pro"/>
            <w:b/>
            <w:bCs/>
            <w:color w:val="5B5B5B"/>
            <w:spacing w:val="15"/>
            <w:sz w:val="21"/>
            <w:szCs w:val="21"/>
            <w:u w:val="none"/>
            <w:bdr w:val="none" w:sz="0" w:space="0" w:color="auto" w:frame="1"/>
          </w:rPr>
          <w:t>Earl Gray</w:t>
        </w:r>
      </w:hyperlink>
    </w:p>
    <w:p w14:paraId="23CB90E6" w14:textId="77777777" w:rsidR="006D23B4" w:rsidRDefault="006D23B4" w:rsidP="006D23B4">
      <w:pPr>
        <w:shd w:val="clear" w:color="auto" w:fill="FFFFFF"/>
        <w:jc w:val="center"/>
        <w:textAlignment w:val="baseline"/>
        <w:rPr>
          <w:rFonts w:ascii="Roboto" w:hAnsi="Roboto"/>
          <w:color w:val="000000"/>
        </w:rPr>
      </w:pPr>
      <w:del w:id="0" w:author="Unknown">
        <w:r>
          <w:rPr>
            <w:rStyle w:val="woocommerce-price-currencysymbol"/>
            <w:rFonts w:ascii="Roboto" w:hAnsi="Roboto"/>
            <w:b/>
            <w:bCs/>
            <w:strike/>
            <w:color w:val="AAAAAA"/>
            <w:sz w:val="36"/>
            <w:szCs w:val="36"/>
            <w:bdr w:val="none" w:sz="0" w:space="0" w:color="auto" w:frame="1"/>
          </w:rPr>
          <w:delText>$</w:delText>
        </w:r>
        <w:r>
          <w:rPr>
            <w:rStyle w:val="woocommerce-price-amount"/>
            <w:rFonts w:ascii="Roboto" w:hAnsi="Roboto"/>
            <w:b/>
            <w:bCs/>
            <w:strike/>
            <w:color w:val="AAAAAA"/>
            <w:sz w:val="36"/>
            <w:szCs w:val="36"/>
            <w:bdr w:val="none" w:sz="0" w:space="0" w:color="auto" w:frame="1"/>
          </w:rPr>
          <w:delText>1.99</w:delText>
        </w:r>
      </w:del>
      <w:r>
        <w:rPr>
          <w:rStyle w:val="price"/>
          <w:rFonts w:ascii="Roboto" w:hAnsi="Roboto"/>
          <w:b/>
          <w:bCs/>
          <w:color w:val="252525"/>
          <w:sz w:val="27"/>
          <w:szCs w:val="27"/>
          <w:bdr w:val="none" w:sz="0" w:space="0" w:color="auto" w:frame="1"/>
        </w:rPr>
        <w:t> </w:t>
      </w:r>
      <w:ins w:id="1" w:author="Unknown">
        <w:r>
          <w:rPr>
            <w:rStyle w:val="woocommerce-price-currencysymbol"/>
            <w:rFonts w:ascii="Roboto" w:hAnsi="Roboto"/>
            <w:b/>
            <w:bCs/>
            <w:color w:val="DA4C26"/>
            <w:sz w:val="36"/>
            <w:szCs w:val="36"/>
            <w:bdr w:val="none" w:sz="0" w:space="0" w:color="auto" w:frame="1"/>
          </w:rPr>
          <w:t>$</w:t>
        </w:r>
        <w:r>
          <w:rPr>
            <w:rStyle w:val="woocommerce-price-amount"/>
            <w:rFonts w:ascii="Roboto" w:hAnsi="Roboto"/>
            <w:b/>
            <w:bCs/>
            <w:color w:val="DA4C26"/>
            <w:sz w:val="36"/>
            <w:szCs w:val="36"/>
            <w:bdr w:val="none" w:sz="0" w:space="0" w:color="auto" w:frame="1"/>
          </w:rPr>
          <w:t>1.49</w:t>
        </w:r>
      </w:ins>
    </w:p>
    <w:p w14:paraId="53829EFF" w14:textId="78EDF288" w:rsidR="006D23B4" w:rsidRDefault="006D23B4" w:rsidP="006D23B4">
      <w:pPr>
        <w:shd w:val="clear" w:color="auto" w:fill="FFFFFF"/>
        <w:textAlignment w:val="baseline"/>
        <w:rPr>
          <w:rFonts w:ascii="Roboto" w:hAnsi="Roboto"/>
          <w:color w:val="000000"/>
        </w:rPr>
      </w:pPr>
      <w:r>
        <w:rPr>
          <w:rFonts w:ascii="Roboto" w:hAnsi="Roboto"/>
          <w:noProof/>
          <w:color w:val="1A99B2"/>
          <w:bdr w:val="none" w:sz="0" w:space="0" w:color="auto" w:frame="1"/>
        </w:rPr>
        <w:lastRenderedPageBreak/>
        <w:drawing>
          <wp:inline distT="0" distB="0" distL="0" distR="0" wp14:anchorId="00D4DC2F" wp14:editId="12343BFC">
            <wp:extent cx="5943600" cy="4457700"/>
            <wp:effectExtent l="0" t="0" r="0" b="0"/>
            <wp:docPr id="2" name="Picture 2" descr="LISBON">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SBON">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51A7580" w14:textId="77777777" w:rsidR="006D23B4" w:rsidRDefault="006D23B4" w:rsidP="006D23B4">
      <w:pPr>
        <w:shd w:val="clear" w:color="auto" w:fill="FFFFFF"/>
        <w:textAlignment w:val="baseline"/>
        <w:rPr>
          <w:rFonts w:ascii="Roboto" w:hAnsi="Roboto"/>
          <w:color w:val="000000"/>
        </w:rPr>
      </w:pPr>
      <w:hyperlink r:id="rId12" w:history="1">
        <w:r>
          <w:rPr>
            <w:rStyle w:val="productloopbuttontext"/>
            <w:rFonts w:ascii="Roboto" w:hAnsi="Roboto"/>
            <w:b/>
            <w:bCs/>
            <w:caps/>
            <w:color w:val="FFFFFF"/>
            <w:bdr w:val="none" w:sz="0" w:space="0" w:color="auto" w:frame="1"/>
          </w:rPr>
          <w:t>ADD TO CART</w:t>
        </w:r>
      </w:hyperlink>
    </w:p>
    <w:p w14:paraId="731A99AC" w14:textId="77777777" w:rsidR="006D23B4" w:rsidRDefault="006D23B4" w:rsidP="006D23B4">
      <w:pPr>
        <w:shd w:val="clear" w:color="auto" w:fill="E31039"/>
        <w:spacing w:line="270" w:lineRule="atLeast"/>
        <w:textAlignment w:val="baseline"/>
        <w:rPr>
          <w:rFonts w:ascii="Segoe UI" w:hAnsi="Segoe UI" w:cs="Segoe UI"/>
          <w:color w:val="FFFFFF"/>
        </w:rPr>
      </w:pPr>
      <w:r>
        <w:rPr>
          <w:rStyle w:val="isbspecialtext"/>
          <w:rFonts w:ascii="Segoe UI" w:hAnsi="Segoe UI" w:cs="Segoe UI"/>
          <w:color w:val="FFFFFF"/>
          <w:sz w:val="30"/>
          <w:szCs w:val="30"/>
          <w:bdr w:val="none" w:sz="0" w:space="0" w:color="auto" w:frame="1"/>
        </w:rPr>
        <w:t>Free Installation</w:t>
      </w:r>
    </w:p>
    <w:p w14:paraId="5E864415" w14:textId="77777777" w:rsidR="006D23B4" w:rsidRDefault="006D23B4" w:rsidP="006D23B4">
      <w:pPr>
        <w:pStyle w:val="Heading3"/>
        <w:shd w:val="clear" w:color="auto" w:fill="FFFFFF"/>
        <w:spacing w:before="0" w:line="270" w:lineRule="atLeast"/>
        <w:jc w:val="center"/>
        <w:textAlignment w:val="baseline"/>
        <w:rPr>
          <w:rFonts w:ascii="Source Sans Pro" w:hAnsi="Source Sans Pro" w:cs="Times New Roman"/>
          <w:color w:val="404040"/>
          <w:spacing w:val="15"/>
        </w:rPr>
      </w:pPr>
      <w:hyperlink r:id="rId13" w:history="1">
        <w:r>
          <w:rPr>
            <w:rStyle w:val="Hyperlink"/>
            <w:rFonts w:ascii="Source Sans Pro" w:hAnsi="Source Sans Pro"/>
            <w:b/>
            <w:bCs/>
            <w:color w:val="5B5B5B"/>
            <w:spacing w:val="15"/>
            <w:sz w:val="21"/>
            <w:szCs w:val="21"/>
            <w:u w:val="none"/>
            <w:bdr w:val="none" w:sz="0" w:space="0" w:color="auto" w:frame="1"/>
          </w:rPr>
          <w:t>LISBON</w:t>
        </w:r>
      </w:hyperlink>
    </w:p>
    <w:p w14:paraId="5FEEC958" w14:textId="77777777" w:rsidR="006D23B4" w:rsidRDefault="006D23B4" w:rsidP="006D23B4">
      <w:pPr>
        <w:shd w:val="clear" w:color="auto" w:fill="FFFFFF"/>
        <w:jc w:val="center"/>
        <w:textAlignment w:val="baseline"/>
        <w:rPr>
          <w:rFonts w:ascii="Roboto" w:hAnsi="Roboto"/>
          <w:color w:val="000000"/>
        </w:rPr>
      </w:pPr>
      <w:del w:id="2" w:author="Unknown">
        <w:r>
          <w:rPr>
            <w:rStyle w:val="woocommerce-price-currencysymbol"/>
            <w:rFonts w:ascii="Roboto" w:hAnsi="Roboto"/>
            <w:b/>
            <w:bCs/>
            <w:strike/>
            <w:color w:val="AAAAAA"/>
            <w:sz w:val="36"/>
            <w:szCs w:val="36"/>
            <w:bdr w:val="none" w:sz="0" w:space="0" w:color="auto" w:frame="1"/>
          </w:rPr>
          <w:delText>$</w:delText>
        </w:r>
        <w:r>
          <w:rPr>
            <w:rStyle w:val="woocommerce-price-amount"/>
            <w:rFonts w:ascii="Roboto" w:hAnsi="Roboto"/>
            <w:b/>
            <w:bCs/>
            <w:strike/>
            <w:color w:val="AAAAAA"/>
            <w:sz w:val="36"/>
            <w:szCs w:val="36"/>
            <w:bdr w:val="none" w:sz="0" w:space="0" w:color="auto" w:frame="1"/>
          </w:rPr>
          <w:delText>4.99</w:delText>
        </w:r>
      </w:del>
      <w:r>
        <w:rPr>
          <w:rStyle w:val="price"/>
          <w:rFonts w:ascii="Roboto" w:hAnsi="Roboto"/>
          <w:b/>
          <w:bCs/>
          <w:color w:val="252525"/>
          <w:sz w:val="27"/>
          <w:szCs w:val="27"/>
          <w:bdr w:val="none" w:sz="0" w:space="0" w:color="auto" w:frame="1"/>
        </w:rPr>
        <w:t> </w:t>
      </w:r>
      <w:ins w:id="3" w:author="Unknown">
        <w:r>
          <w:rPr>
            <w:rStyle w:val="woocommerce-price-currencysymbol"/>
            <w:rFonts w:ascii="Roboto" w:hAnsi="Roboto"/>
            <w:b/>
            <w:bCs/>
            <w:color w:val="DA4C26"/>
            <w:sz w:val="36"/>
            <w:szCs w:val="36"/>
            <w:bdr w:val="none" w:sz="0" w:space="0" w:color="auto" w:frame="1"/>
          </w:rPr>
          <w:t>$</w:t>
        </w:r>
        <w:r>
          <w:rPr>
            <w:rStyle w:val="woocommerce-price-amount"/>
            <w:rFonts w:ascii="Roboto" w:hAnsi="Roboto"/>
            <w:b/>
            <w:bCs/>
            <w:color w:val="DA4C26"/>
            <w:sz w:val="36"/>
            <w:szCs w:val="36"/>
            <w:bdr w:val="none" w:sz="0" w:space="0" w:color="auto" w:frame="1"/>
          </w:rPr>
          <w:t>3.19</w:t>
        </w:r>
      </w:ins>
    </w:p>
    <w:p w14:paraId="66AF2E80" w14:textId="667A7A99" w:rsidR="006D23B4" w:rsidRDefault="006D23B4" w:rsidP="006D23B4">
      <w:pPr>
        <w:shd w:val="clear" w:color="auto" w:fill="FFFFFF"/>
        <w:textAlignment w:val="baseline"/>
        <w:rPr>
          <w:rFonts w:ascii="Roboto" w:hAnsi="Roboto"/>
          <w:color w:val="000000"/>
        </w:rPr>
      </w:pPr>
      <w:r>
        <w:rPr>
          <w:rFonts w:ascii="Roboto" w:hAnsi="Roboto"/>
          <w:noProof/>
          <w:color w:val="1A99B2"/>
          <w:bdr w:val="none" w:sz="0" w:space="0" w:color="auto" w:frame="1"/>
        </w:rPr>
        <w:lastRenderedPageBreak/>
        <w:drawing>
          <wp:inline distT="0" distB="0" distL="0" distR="0" wp14:anchorId="010FAA2E" wp14:editId="20504524">
            <wp:extent cx="4191000" cy="3143250"/>
            <wp:effectExtent l="0" t="0" r="0" b="0"/>
            <wp:docPr id="1" name="Picture 1" descr="Mushroom">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shroom">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91000" cy="3143250"/>
                    </a:xfrm>
                    <a:prstGeom prst="rect">
                      <a:avLst/>
                    </a:prstGeom>
                    <a:noFill/>
                    <a:ln>
                      <a:noFill/>
                    </a:ln>
                  </pic:spPr>
                </pic:pic>
              </a:graphicData>
            </a:graphic>
          </wp:inline>
        </w:drawing>
      </w:r>
    </w:p>
    <w:p w14:paraId="6997D62A" w14:textId="77777777" w:rsidR="006D23B4" w:rsidRDefault="006D23B4" w:rsidP="006D23B4">
      <w:pPr>
        <w:shd w:val="clear" w:color="auto" w:fill="FFFFFF"/>
        <w:textAlignment w:val="baseline"/>
        <w:rPr>
          <w:rFonts w:ascii="Roboto" w:hAnsi="Roboto"/>
          <w:color w:val="000000"/>
        </w:rPr>
      </w:pPr>
      <w:hyperlink r:id="rId16" w:history="1">
        <w:r>
          <w:rPr>
            <w:rStyle w:val="productloopbuttontext"/>
            <w:rFonts w:ascii="Roboto" w:hAnsi="Roboto"/>
            <w:b/>
            <w:bCs/>
            <w:caps/>
            <w:color w:val="FFFFFF"/>
            <w:bdr w:val="none" w:sz="0" w:space="0" w:color="auto" w:frame="1"/>
          </w:rPr>
          <w:t>ADD TO CART</w:t>
        </w:r>
      </w:hyperlink>
    </w:p>
    <w:p w14:paraId="00FFF828" w14:textId="77777777" w:rsidR="006D23B4" w:rsidRDefault="006D23B4" w:rsidP="006D23B4">
      <w:pPr>
        <w:shd w:val="clear" w:color="auto" w:fill="FF3D00"/>
        <w:spacing w:line="270" w:lineRule="atLeast"/>
        <w:textAlignment w:val="baseline"/>
        <w:rPr>
          <w:rFonts w:ascii="Segoe UI" w:hAnsi="Segoe UI" w:cs="Segoe UI"/>
          <w:color w:val="FFFFFF"/>
        </w:rPr>
      </w:pPr>
      <w:r>
        <w:rPr>
          <w:rStyle w:val="isbspecialtext"/>
          <w:rFonts w:ascii="Segoe UI" w:hAnsi="Segoe UI" w:cs="Segoe UI"/>
          <w:color w:val="FFFFFF"/>
          <w:sz w:val="30"/>
          <w:szCs w:val="30"/>
          <w:bdr w:val="none" w:sz="0" w:space="0" w:color="auto" w:frame="1"/>
        </w:rPr>
        <w:t>Hot Deals</w:t>
      </w:r>
    </w:p>
    <w:p w14:paraId="76DFC369" w14:textId="77777777" w:rsidR="006D23B4" w:rsidRDefault="006D23B4" w:rsidP="006D23B4">
      <w:pPr>
        <w:pStyle w:val="Heading3"/>
        <w:shd w:val="clear" w:color="auto" w:fill="FFFFFF"/>
        <w:spacing w:before="0" w:line="270" w:lineRule="atLeast"/>
        <w:jc w:val="center"/>
        <w:textAlignment w:val="baseline"/>
        <w:rPr>
          <w:rFonts w:ascii="Source Sans Pro" w:hAnsi="Source Sans Pro" w:cs="Times New Roman"/>
          <w:color w:val="404040"/>
          <w:spacing w:val="15"/>
        </w:rPr>
      </w:pPr>
      <w:hyperlink r:id="rId17" w:history="1">
        <w:r>
          <w:rPr>
            <w:rStyle w:val="Hyperlink"/>
            <w:rFonts w:ascii="Source Sans Pro" w:hAnsi="Source Sans Pro"/>
            <w:b/>
            <w:bCs/>
            <w:color w:val="5B5B5B"/>
            <w:spacing w:val="15"/>
            <w:sz w:val="21"/>
            <w:szCs w:val="21"/>
            <w:u w:val="none"/>
            <w:bdr w:val="none" w:sz="0" w:space="0" w:color="auto" w:frame="1"/>
          </w:rPr>
          <w:t>Mushroom</w:t>
        </w:r>
      </w:hyperlink>
    </w:p>
    <w:p w14:paraId="01588BC9" w14:textId="77777777" w:rsidR="006D23B4" w:rsidRDefault="006D23B4" w:rsidP="006D23B4">
      <w:pPr>
        <w:shd w:val="clear" w:color="auto" w:fill="FFFFFF"/>
        <w:jc w:val="center"/>
        <w:textAlignment w:val="baseline"/>
        <w:rPr>
          <w:rFonts w:ascii="Roboto" w:hAnsi="Roboto"/>
          <w:color w:val="000000"/>
        </w:rPr>
      </w:pPr>
      <w:del w:id="4" w:author="Unknown">
        <w:r>
          <w:rPr>
            <w:rStyle w:val="woocommerce-price-currencysymbol"/>
            <w:rFonts w:ascii="Roboto" w:hAnsi="Roboto"/>
            <w:b/>
            <w:bCs/>
            <w:strike/>
            <w:color w:val="AAAAAA"/>
            <w:sz w:val="36"/>
            <w:szCs w:val="36"/>
            <w:bdr w:val="none" w:sz="0" w:space="0" w:color="auto" w:frame="1"/>
          </w:rPr>
          <w:delText>$</w:delText>
        </w:r>
        <w:r>
          <w:rPr>
            <w:rStyle w:val="woocommerce-price-amount"/>
            <w:rFonts w:ascii="Roboto" w:hAnsi="Roboto"/>
            <w:b/>
            <w:bCs/>
            <w:strike/>
            <w:color w:val="AAAAAA"/>
            <w:sz w:val="36"/>
            <w:szCs w:val="36"/>
            <w:bdr w:val="none" w:sz="0" w:space="0" w:color="auto" w:frame="1"/>
          </w:rPr>
          <w:delText>1.99</w:delText>
        </w:r>
      </w:del>
      <w:r>
        <w:rPr>
          <w:rStyle w:val="price"/>
          <w:rFonts w:ascii="Roboto" w:hAnsi="Roboto"/>
          <w:b/>
          <w:bCs/>
          <w:color w:val="252525"/>
          <w:sz w:val="27"/>
          <w:szCs w:val="27"/>
          <w:bdr w:val="none" w:sz="0" w:space="0" w:color="auto" w:frame="1"/>
        </w:rPr>
        <w:t> </w:t>
      </w:r>
      <w:ins w:id="5" w:author="Unknown">
        <w:r>
          <w:rPr>
            <w:rStyle w:val="woocommerce-price-currencysymbol"/>
            <w:rFonts w:ascii="Roboto" w:hAnsi="Roboto"/>
            <w:b/>
            <w:bCs/>
            <w:color w:val="DA4C26"/>
            <w:sz w:val="36"/>
            <w:szCs w:val="36"/>
            <w:bdr w:val="none" w:sz="0" w:space="0" w:color="auto" w:frame="1"/>
          </w:rPr>
          <w:t>$</w:t>
        </w:r>
        <w:r>
          <w:rPr>
            <w:rStyle w:val="woocommerce-price-amount"/>
            <w:rFonts w:ascii="Roboto" w:hAnsi="Roboto"/>
            <w:b/>
            <w:bCs/>
            <w:color w:val="DA4C26"/>
            <w:sz w:val="36"/>
            <w:szCs w:val="36"/>
            <w:bdr w:val="none" w:sz="0" w:space="0" w:color="auto" w:frame="1"/>
          </w:rPr>
          <w:t>1.49</w:t>
        </w:r>
      </w:ins>
    </w:p>
    <w:p w14:paraId="3CF7479B" w14:textId="77777777" w:rsidR="006D23B4" w:rsidRDefault="006D23B4" w:rsidP="006D23B4">
      <w:pPr>
        <w:pStyle w:val="Heading1"/>
        <w:shd w:val="clear" w:color="auto" w:fill="FFFFFF"/>
        <w:spacing w:before="0" w:beforeAutospacing="0" w:after="0" w:afterAutospacing="0" w:line="312" w:lineRule="atLeast"/>
        <w:jc w:val="center"/>
        <w:textAlignment w:val="baseline"/>
        <w:rPr>
          <w:rFonts w:ascii="Source Sans Pro" w:hAnsi="Source Sans Pro"/>
          <w:color w:val="404040"/>
          <w:spacing w:val="15"/>
          <w:sz w:val="54"/>
          <w:szCs w:val="54"/>
          <w:bdr w:val="none" w:sz="0" w:space="0" w:color="auto" w:frame="1"/>
        </w:rPr>
      </w:pPr>
      <w:r>
        <w:rPr>
          <w:rFonts w:ascii="Source Sans Pro" w:hAnsi="Source Sans Pro"/>
          <w:color w:val="993300"/>
          <w:spacing w:val="15"/>
          <w:sz w:val="54"/>
          <w:szCs w:val="54"/>
          <w:bdr w:val="none" w:sz="0" w:space="0" w:color="auto" w:frame="1"/>
        </w:rPr>
        <w:t>Pros of Luxury Vinyl Flooring Tile:</w:t>
      </w:r>
    </w:p>
    <w:p w14:paraId="7582D7E1" w14:textId="77777777" w:rsidR="006D23B4" w:rsidRDefault="006D23B4" w:rsidP="006D23B4">
      <w:pPr>
        <w:pStyle w:val="NormalWeb"/>
        <w:shd w:val="clear" w:color="auto" w:fill="FFFFFF"/>
        <w:spacing w:before="0" w:beforeAutospacing="0" w:after="0" w:afterAutospacing="0" w:line="510" w:lineRule="atLeast"/>
        <w:textAlignment w:val="baseline"/>
        <w:outlineLvl w:val="3"/>
        <w:rPr>
          <w:rFonts w:ascii="Source Sans Pro" w:hAnsi="Source Sans Pro"/>
          <w:color w:val="000000"/>
          <w:sz w:val="27"/>
          <w:szCs w:val="27"/>
          <w:bdr w:val="none" w:sz="0" w:space="0" w:color="auto" w:frame="1"/>
        </w:rPr>
      </w:pPr>
      <w:r>
        <w:rPr>
          <w:rFonts w:ascii="Source Sans Pro" w:hAnsi="Source Sans Pro"/>
          <w:color w:val="000000"/>
          <w:sz w:val="27"/>
          <w:szCs w:val="27"/>
          <w:bdr w:val="none" w:sz="0" w:space="0" w:color="auto" w:frame="1"/>
        </w:rPr>
        <w:t> </w:t>
      </w:r>
    </w:p>
    <w:p w14:paraId="37A0BE7C" w14:textId="77777777" w:rsidR="006D23B4" w:rsidRDefault="006D23B4" w:rsidP="006D23B4">
      <w:pPr>
        <w:pStyle w:val="Heading3"/>
        <w:shd w:val="clear" w:color="auto" w:fill="FFFFFF"/>
        <w:spacing w:before="0" w:after="150" w:line="312" w:lineRule="atLeast"/>
        <w:textAlignment w:val="baseline"/>
        <w:rPr>
          <w:rFonts w:ascii="Source Sans Pro" w:hAnsi="Source Sans Pro"/>
          <w:color w:val="404040"/>
          <w:spacing w:val="15"/>
          <w:sz w:val="30"/>
          <w:szCs w:val="30"/>
          <w:bdr w:val="none" w:sz="0" w:space="0" w:color="auto" w:frame="1"/>
        </w:rPr>
      </w:pPr>
      <w:r>
        <w:rPr>
          <w:rFonts w:ascii="Source Sans Pro" w:hAnsi="Source Sans Pro"/>
          <w:b/>
          <w:bCs/>
          <w:color w:val="404040"/>
          <w:spacing w:val="15"/>
          <w:sz w:val="30"/>
          <w:szCs w:val="30"/>
          <w:bdr w:val="none" w:sz="0" w:space="0" w:color="auto" w:frame="1"/>
        </w:rPr>
        <w:t>1.It’s inexpensive:</w:t>
      </w:r>
    </w:p>
    <w:p w14:paraId="2CB87CAE" w14:textId="77777777" w:rsidR="006D23B4" w:rsidRDefault="006D23B4" w:rsidP="006D23B4">
      <w:pPr>
        <w:pStyle w:val="NormalWeb"/>
        <w:shd w:val="clear" w:color="auto" w:fill="FFFFFF"/>
        <w:spacing w:before="0" w:beforeAutospacing="0" w:after="0" w:afterAutospacing="0" w:line="510" w:lineRule="atLeast"/>
        <w:textAlignment w:val="baseline"/>
        <w:outlineLvl w:val="3"/>
        <w:rPr>
          <w:rFonts w:ascii="Source Sans Pro" w:hAnsi="Source Sans Pro"/>
          <w:color w:val="000000"/>
          <w:sz w:val="27"/>
          <w:szCs w:val="27"/>
          <w:bdr w:val="none" w:sz="0" w:space="0" w:color="auto" w:frame="1"/>
        </w:rPr>
      </w:pPr>
      <w:r>
        <w:rPr>
          <w:rFonts w:ascii="Source Sans Pro" w:hAnsi="Source Sans Pro"/>
          <w:color w:val="000000"/>
          <w:sz w:val="27"/>
          <w:szCs w:val="27"/>
          <w:bdr w:val="none" w:sz="0" w:space="0" w:color="auto" w:frame="1"/>
        </w:rPr>
        <w:t>The inexpensiveness of Vinyl Plank Flooring makes it an attractive idea. As compared to wooden flooring, vinyl plank flooring is twice less in pricing. To conserve a couple of thousand dollars, it is a good idea to go for Vinyl Plank Flooring.</w:t>
      </w:r>
    </w:p>
    <w:p w14:paraId="3C93ECB0" w14:textId="77777777" w:rsidR="006D23B4" w:rsidRDefault="006D23B4" w:rsidP="006D23B4">
      <w:pPr>
        <w:pStyle w:val="NormalWeb"/>
        <w:shd w:val="clear" w:color="auto" w:fill="FFFFFF"/>
        <w:spacing w:before="0" w:beforeAutospacing="0" w:after="0" w:afterAutospacing="0" w:line="510" w:lineRule="atLeast"/>
        <w:textAlignment w:val="baseline"/>
        <w:outlineLvl w:val="3"/>
        <w:rPr>
          <w:rFonts w:ascii="Source Sans Pro" w:hAnsi="Source Sans Pro"/>
          <w:color w:val="000000"/>
          <w:sz w:val="27"/>
          <w:szCs w:val="27"/>
          <w:bdr w:val="none" w:sz="0" w:space="0" w:color="auto" w:frame="1"/>
        </w:rPr>
      </w:pPr>
      <w:r>
        <w:rPr>
          <w:rFonts w:ascii="Source Sans Pro" w:hAnsi="Source Sans Pro"/>
          <w:color w:val="000000"/>
          <w:sz w:val="27"/>
          <w:szCs w:val="27"/>
          <w:bdr w:val="none" w:sz="0" w:space="0" w:color="auto" w:frame="1"/>
        </w:rPr>
        <w:t> </w:t>
      </w:r>
    </w:p>
    <w:p w14:paraId="11EBEEBD" w14:textId="77777777" w:rsidR="006D23B4" w:rsidRDefault="006D23B4" w:rsidP="006D23B4">
      <w:pPr>
        <w:pStyle w:val="Heading3"/>
        <w:shd w:val="clear" w:color="auto" w:fill="FFFFFF"/>
        <w:spacing w:before="0" w:after="150" w:line="312" w:lineRule="atLeast"/>
        <w:textAlignment w:val="baseline"/>
        <w:rPr>
          <w:rFonts w:ascii="Source Sans Pro" w:hAnsi="Source Sans Pro"/>
          <w:color w:val="404040"/>
          <w:spacing w:val="15"/>
          <w:sz w:val="30"/>
          <w:szCs w:val="30"/>
          <w:bdr w:val="none" w:sz="0" w:space="0" w:color="auto" w:frame="1"/>
        </w:rPr>
      </w:pPr>
      <w:r>
        <w:rPr>
          <w:rFonts w:ascii="Source Sans Pro" w:hAnsi="Source Sans Pro"/>
          <w:b/>
          <w:bCs/>
          <w:color w:val="404040"/>
          <w:spacing w:val="15"/>
          <w:sz w:val="30"/>
          <w:szCs w:val="30"/>
          <w:bdr w:val="none" w:sz="0" w:space="0" w:color="auto" w:frame="1"/>
        </w:rPr>
        <w:t>2.Variety of shades and patterns:</w:t>
      </w:r>
    </w:p>
    <w:p w14:paraId="23327120" w14:textId="77777777" w:rsidR="006D23B4" w:rsidRDefault="006D23B4" w:rsidP="006D23B4">
      <w:pPr>
        <w:pStyle w:val="NormalWeb"/>
        <w:shd w:val="clear" w:color="auto" w:fill="FFFFFF"/>
        <w:spacing w:before="0" w:beforeAutospacing="0" w:after="0" w:afterAutospacing="0" w:line="510" w:lineRule="atLeast"/>
        <w:textAlignment w:val="baseline"/>
        <w:outlineLvl w:val="3"/>
        <w:rPr>
          <w:rFonts w:ascii="Source Sans Pro" w:hAnsi="Source Sans Pro"/>
          <w:color w:val="000000"/>
          <w:sz w:val="27"/>
          <w:szCs w:val="27"/>
          <w:bdr w:val="none" w:sz="0" w:space="0" w:color="auto" w:frame="1"/>
        </w:rPr>
      </w:pPr>
      <w:r>
        <w:rPr>
          <w:rFonts w:ascii="Source Sans Pro" w:hAnsi="Source Sans Pro"/>
          <w:color w:val="000000"/>
          <w:sz w:val="27"/>
          <w:szCs w:val="27"/>
          <w:bdr w:val="none" w:sz="0" w:space="0" w:color="auto" w:frame="1"/>
        </w:rPr>
        <w:t xml:space="preserve">In the world of luxury vinyl flooring, there are various choices for colors and designs. You can find any design in vinyl flooring easily as a variety of patterns and </w:t>
      </w:r>
      <w:r>
        <w:rPr>
          <w:rFonts w:ascii="Source Sans Pro" w:hAnsi="Source Sans Pro"/>
          <w:color w:val="000000"/>
          <w:sz w:val="27"/>
          <w:szCs w:val="27"/>
          <w:bdr w:val="none" w:sz="0" w:space="0" w:color="auto" w:frame="1"/>
        </w:rPr>
        <w:lastRenderedPageBreak/>
        <w:t>shades are available. The fantastic thing is that you can have vinyl plank flooring in wood style too.</w:t>
      </w:r>
    </w:p>
    <w:p w14:paraId="612A8F65" w14:textId="77777777" w:rsidR="006D23B4" w:rsidRDefault="006D23B4" w:rsidP="006D23B4">
      <w:pPr>
        <w:pStyle w:val="NormalWeb"/>
        <w:shd w:val="clear" w:color="auto" w:fill="FFFFFF"/>
        <w:spacing w:before="0" w:beforeAutospacing="0" w:after="0" w:afterAutospacing="0" w:line="510" w:lineRule="atLeast"/>
        <w:textAlignment w:val="baseline"/>
        <w:outlineLvl w:val="3"/>
        <w:rPr>
          <w:rFonts w:ascii="Source Sans Pro" w:hAnsi="Source Sans Pro"/>
          <w:color w:val="000000"/>
          <w:sz w:val="27"/>
          <w:szCs w:val="27"/>
          <w:bdr w:val="none" w:sz="0" w:space="0" w:color="auto" w:frame="1"/>
        </w:rPr>
      </w:pPr>
      <w:r>
        <w:rPr>
          <w:rFonts w:ascii="Source Sans Pro" w:hAnsi="Source Sans Pro"/>
          <w:color w:val="000000"/>
          <w:sz w:val="27"/>
          <w:szCs w:val="27"/>
          <w:bdr w:val="none" w:sz="0" w:space="0" w:color="auto" w:frame="1"/>
        </w:rPr>
        <w:t> </w:t>
      </w:r>
    </w:p>
    <w:p w14:paraId="38CC0D6D" w14:textId="77777777" w:rsidR="006D23B4" w:rsidRDefault="006D23B4" w:rsidP="006D23B4">
      <w:pPr>
        <w:pStyle w:val="Heading3"/>
        <w:shd w:val="clear" w:color="auto" w:fill="FFFFFF"/>
        <w:spacing w:before="0" w:after="150" w:line="312" w:lineRule="atLeast"/>
        <w:textAlignment w:val="baseline"/>
        <w:rPr>
          <w:rFonts w:ascii="Source Sans Pro" w:hAnsi="Source Sans Pro"/>
          <w:color w:val="404040"/>
          <w:spacing w:val="15"/>
          <w:sz w:val="30"/>
          <w:szCs w:val="30"/>
          <w:bdr w:val="none" w:sz="0" w:space="0" w:color="auto" w:frame="1"/>
        </w:rPr>
      </w:pPr>
      <w:r>
        <w:rPr>
          <w:rFonts w:ascii="Source Sans Pro" w:hAnsi="Source Sans Pro"/>
          <w:b/>
          <w:bCs/>
          <w:color w:val="404040"/>
          <w:spacing w:val="15"/>
          <w:sz w:val="30"/>
          <w:szCs w:val="30"/>
          <w:bdr w:val="none" w:sz="0" w:space="0" w:color="auto" w:frame="1"/>
        </w:rPr>
        <w:t>3.Easy installation:</w:t>
      </w:r>
    </w:p>
    <w:p w14:paraId="072BF27B" w14:textId="77777777" w:rsidR="006D23B4" w:rsidRDefault="006D23B4" w:rsidP="006D23B4">
      <w:pPr>
        <w:pStyle w:val="NormalWeb"/>
        <w:shd w:val="clear" w:color="auto" w:fill="FFFFFF"/>
        <w:spacing w:before="0" w:beforeAutospacing="0" w:after="0" w:afterAutospacing="0" w:line="510" w:lineRule="atLeast"/>
        <w:textAlignment w:val="baseline"/>
        <w:outlineLvl w:val="3"/>
        <w:rPr>
          <w:rFonts w:ascii="Source Sans Pro" w:hAnsi="Source Sans Pro"/>
          <w:color w:val="000000"/>
          <w:sz w:val="27"/>
          <w:szCs w:val="27"/>
          <w:bdr w:val="none" w:sz="0" w:space="0" w:color="auto" w:frame="1"/>
        </w:rPr>
      </w:pPr>
      <w:r>
        <w:rPr>
          <w:rFonts w:ascii="Source Sans Pro" w:hAnsi="Source Sans Pro"/>
          <w:color w:val="000000"/>
          <w:sz w:val="27"/>
          <w:szCs w:val="27"/>
          <w:bdr w:val="none" w:sz="0" w:space="0" w:color="auto" w:frame="1"/>
        </w:rPr>
        <w:t>While flooring your room, you should know what type of flooring will be easy to install. Tiles and wooden flooring are complicated to install and maintain. Moreover, you can trim the vinyl slabs through a knife to fit in any corner or shape of your room.</w:t>
      </w:r>
    </w:p>
    <w:p w14:paraId="3C021108" w14:textId="77777777" w:rsidR="006D23B4" w:rsidRDefault="006D23B4" w:rsidP="006D23B4">
      <w:pPr>
        <w:pStyle w:val="NormalWeb"/>
        <w:shd w:val="clear" w:color="auto" w:fill="FFFFFF"/>
        <w:spacing w:before="0" w:beforeAutospacing="0" w:after="0" w:afterAutospacing="0" w:line="510" w:lineRule="atLeast"/>
        <w:textAlignment w:val="baseline"/>
        <w:outlineLvl w:val="3"/>
        <w:rPr>
          <w:rFonts w:ascii="Source Sans Pro" w:hAnsi="Source Sans Pro"/>
          <w:color w:val="000000"/>
          <w:sz w:val="27"/>
          <w:szCs w:val="27"/>
          <w:bdr w:val="none" w:sz="0" w:space="0" w:color="auto" w:frame="1"/>
        </w:rPr>
      </w:pPr>
      <w:r>
        <w:rPr>
          <w:rFonts w:ascii="Source Sans Pro" w:hAnsi="Source Sans Pro"/>
          <w:color w:val="000000"/>
          <w:sz w:val="27"/>
          <w:szCs w:val="27"/>
          <w:bdr w:val="none" w:sz="0" w:space="0" w:color="auto" w:frame="1"/>
        </w:rPr>
        <w:t> </w:t>
      </w:r>
    </w:p>
    <w:p w14:paraId="36542A29" w14:textId="77777777" w:rsidR="006D23B4" w:rsidRDefault="006D23B4" w:rsidP="006D23B4">
      <w:pPr>
        <w:pStyle w:val="Heading3"/>
        <w:shd w:val="clear" w:color="auto" w:fill="FFFFFF"/>
        <w:spacing w:before="0" w:after="150" w:line="312" w:lineRule="atLeast"/>
        <w:textAlignment w:val="baseline"/>
        <w:rPr>
          <w:rFonts w:ascii="Source Sans Pro" w:hAnsi="Source Sans Pro"/>
          <w:color w:val="404040"/>
          <w:spacing w:val="15"/>
          <w:sz w:val="30"/>
          <w:szCs w:val="30"/>
          <w:bdr w:val="none" w:sz="0" w:space="0" w:color="auto" w:frame="1"/>
        </w:rPr>
      </w:pPr>
      <w:r>
        <w:rPr>
          <w:rFonts w:ascii="Source Sans Pro" w:hAnsi="Source Sans Pro"/>
          <w:b/>
          <w:bCs/>
          <w:color w:val="404040"/>
          <w:spacing w:val="15"/>
          <w:sz w:val="30"/>
          <w:szCs w:val="30"/>
          <w:bdr w:val="none" w:sz="0" w:space="0" w:color="auto" w:frame="1"/>
        </w:rPr>
        <w:t>4.Durability:</w:t>
      </w:r>
    </w:p>
    <w:p w14:paraId="55E240F5" w14:textId="77777777" w:rsidR="006D23B4" w:rsidRDefault="006D23B4" w:rsidP="006D23B4">
      <w:pPr>
        <w:pStyle w:val="NormalWeb"/>
        <w:shd w:val="clear" w:color="auto" w:fill="FFFFFF"/>
        <w:spacing w:before="0" w:beforeAutospacing="0" w:after="0" w:afterAutospacing="0" w:line="510" w:lineRule="atLeast"/>
        <w:textAlignment w:val="baseline"/>
        <w:outlineLvl w:val="3"/>
        <w:rPr>
          <w:rFonts w:ascii="Source Sans Pro" w:hAnsi="Source Sans Pro"/>
          <w:color w:val="000000"/>
          <w:sz w:val="27"/>
          <w:szCs w:val="27"/>
          <w:bdr w:val="none" w:sz="0" w:space="0" w:color="auto" w:frame="1"/>
        </w:rPr>
      </w:pPr>
      <w:r>
        <w:rPr>
          <w:rFonts w:ascii="Source Sans Pro" w:hAnsi="Source Sans Pro"/>
          <w:color w:val="000000"/>
          <w:sz w:val="27"/>
          <w:szCs w:val="27"/>
          <w:bdr w:val="none" w:sz="0" w:space="0" w:color="auto" w:frame="1"/>
        </w:rPr>
        <w:t>Vinyl floors are highly durable and reliable. Spills are easy to clean, and the floor does not absorb them. On the other hand, Wood flooring cannot bear wetness and damping. In addition, the floors of ceramic tiles are vulnerable to breakages, while vinyl floors are versatile.</w:t>
      </w:r>
    </w:p>
    <w:p w14:paraId="63E2DD94" w14:textId="77777777" w:rsidR="006D23B4" w:rsidRDefault="006D23B4" w:rsidP="006D23B4">
      <w:pPr>
        <w:pStyle w:val="Heading3"/>
        <w:shd w:val="clear" w:color="auto" w:fill="FFFFFF"/>
        <w:spacing w:before="0" w:after="150" w:line="312" w:lineRule="atLeast"/>
        <w:textAlignment w:val="baseline"/>
        <w:rPr>
          <w:rFonts w:ascii="Source Sans Pro" w:hAnsi="Source Sans Pro"/>
          <w:color w:val="404040"/>
          <w:spacing w:val="15"/>
          <w:sz w:val="30"/>
          <w:szCs w:val="30"/>
          <w:bdr w:val="none" w:sz="0" w:space="0" w:color="auto" w:frame="1"/>
        </w:rPr>
      </w:pPr>
      <w:r>
        <w:rPr>
          <w:rFonts w:ascii="Source Sans Pro" w:hAnsi="Source Sans Pro"/>
          <w:b/>
          <w:bCs/>
          <w:color w:val="404040"/>
          <w:spacing w:val="15"/>
          <w:sz w:val="30"/>
          <w:szCs w:val="30"/>
          <w:bdr w:val="none" w:sz="0" w:space="0" w:color="auto" w:frame="1"/>
        </w:rPr>
        <w:t>5.Warm and comfortable:</w:t>
      </w:r>
    </w:p>
    <w:p w14:paraId="115B6A29" w14:textId="77777777" w:rsidR="006D23B4" w:rsidRDefault="006D23B4" w:rsidP="006D23B4">
      <w:pPr>
        <w:pStyle w:val="NormalWeb"/>
        <w:shd w:val="clear" w:color="auto" w:fill="FFFFFF"/>
        <w:spacing w:before="0" w:beforeAutospacing="0" w:after="0" w:afterAutospacing="0" w:line="510" w:lineRule="atLeast"/>
        <w:textAlignment w:val="baseline"/>
        <w:outlineLvl w:val="3"/>
        <w:rPr>
          <w:rFonts w:ascii="Source Sans Pro" w:hAnsi="Source Sans Pro"/>
          <w:color w:val="000000"/>
          <w:sz w:val="27"/>
          <w:szCs w:val="27"/>
          <w:bdr w:val="none" w:sz="0" w:space="0" w:color="auto" w:frame="1"/>
        </w:rPr>
      </w:pPr>
      <w:r>
        <w:rPr>
          <w:rFonts w:ascii="Source Sans Pro" w:hAnsi="Source Sans Pro"/>
          <w:color w:val="000000"/>
          <w:sz w:val="27"/>
          <w:szCs w:val="27"/>
          <w:bdr w:val="none" w:sz="0" w:space="0" w:color="auto" w:frame="1"/>
        </w:rPr>
        <w:t>The most important thing by which vinyl floors get credit is the warmness it maintains. In winter, you do not need to worry about the chills the tile floor gives you. You can enjoy the warmth of the room that stays lock due to the vinyl plank floor.</w:t>
      </w:r>
    </w:p>
    <w:p w14:paraId="7B044FE1" w14:textId="77777777" w:rsidR="006D23B4" w:rsidRDefault="006D23B4" w:rsidP="006D23B4">
      <w:pPr>
        <w:pStyle w:val="NormalWeb"/>
        <w:shd w:val="clear" w:color="auto" w:fill="FFFFFF"/>
        <w:spacing w:before="0" w:beforeAutospacing="0" w:after="0" w:afterAutospacing="0" w:line="510" w:lineRule="atLeast"/>
        <w:textAlignment w:val="baseline"/>
        <w:outlineLvl w:val="3"/>
        <w:rPr>
          <w:rFonts w:ascii="Source Sans Pro" w:hAnsi="Source Sans Pro"/>
          <w:color w:val="000000"/>
          <w:sz w:val="27"/>
          <w:szCs w:val="27"/>
          <w:bdr w:val="none" w:sz="0" w:space="0" w:color="auto" w:frame="1"/>
        </w:rPr>
      </w:pPr>
      <w:r>
        <w:rPr>
          <w:rFonts w:ascii="Source Sans Pro" w:hAnsi="Source Sans Pro"/>
          <w:color w:val="000000"/>
          <w:sz w:val="27"/>
          <w:szCs w:val="27"/>
          <w:bdr w:val="none" w:sz="0" w:space="0" w:color="auto" w:frame="1"/>
        </w:rPr>
        <w:t> </w:t>
      </w:r>
    </w:p>
    <w:p w14:paraId="6F795249" w14:textId="4063B9EB" w:rsidR="006D23B4" w:rsidRDefault="006D23B4" w:rsidP="006D23B4">
      <w:pPr>
        <w:pStyle w:val="Heading1"/>
        <w:shd w:val="clear" w:color="auto" w:fill="FFFFFF"/>
        <w:spacing w:before="0" w:beforeAutospacing="0" w:after="0" w:afterAutospacing="0" w:line="312" w:lineRule="atLeast"/>
        <w:jc w:val="center"/>
        <w:textAlignment w:val="baseline"/>
        <w:rPr>
          <w:rFonts w:ascii="Source Sans Pro" w:hAnsi="Source Sans Pro"/>
          <w:color w:val="404040"/>
          <w:spacing w:val="15"/>
          <w:sz w:val="54"/>
          <w:szCs w:val="54"/>
          <w:bdr w:val="none" w:sz="0" w:space="0" w:color="auto" w:frame="1"/>
        </w:rPr>
      </w:pPr>
      <w:r>
        <w:rPr>
          <w:rFonts w:ascii="Source Sans Pro" w:hAnsi="Source Sans Pro"/>
          <w:color w:val="993300"/>
          <w:spacing w:val="15"/>
          <w:sz w:val="54"/>
          <w:szCs w:val="54"/>
          <w:bdr w:val="none" w:sz="0" w:space="0" w:color="auto" w:frame="1"/>
        </w:rPr>
        <w:t xml:space="preserve">Cons </w:t>
      </w:r>
      <w:r>
        <w:rPr>
          <w:rFonts w:ascii="Source Sans Pro" w:hAnsi="Source Sans Pro"/>
          <w:color w:val="993300"/>
          <w:spacing w:val="15"/>
          <w:sz w:val="54"/>
          <w:szCs w:val="54"/>
          <w:bdr w:val="none" w:sz="0" w:space="0" w:color="auto" w:frame="1"/>
        </w:rPr>
        <w:t>of Vinyl</w:t>
      </w:r>
      <w:r>
        <w:rPr>
          <w:rFonts w:ascii="Source Sans Pro" w:hAnsi="Source Sans Pro"/>
          <w:color w:val="993300"/>
          <w:spacing w:val="15"/>
          <w:sz w:val="54"/>
          <w:szCs w:val="54"/>
          <w:bdr w:val="none" w:sz="0" w:space="0" w:color="auto" w:frame="1"/>
        </w:rPr>
        <w:t xml:space="preserve"> plank flooring:</w:t>
      </w:r>
    </w:p>
    <w:p w14:paraId="1C56BBEC" w14:textId="77777777" w:rsidR="006D23B4" w:rsidRDefault="006D23B4" w:rsidP="006D23B4">
      <w:pPr>
        <w:pStyle w:val="NormalWeb"/>
        <w:shd w:val="clear" w:color="auto" w:fill="FFFFFF"/>
        <w:spacing w:before="0" w:beforeAutospacing="0" w:after="0" w:afterAutospacing="0" w:line="510" w:lineRule="atLeast"/>
        <w:textAlignment w:val="baseline"/>
        <w:outlineLvl w:val="3"/>
        <w:rPr>
          <w:rFonts w:ascii="Source Sans Pro" w:hAnsi="Source Sans Pro"/>
          <w:color w:val="000000"/>
          <w:sz w:val="27"/>
          <w:szCs w:val="27"/>
          <w:bdr w:val="none" w:sz="0" w:space="0" w:color="auto" w:frame="1"/>
        </w:rPr>
      </w:pPr>
      <w:r>
        <w:rPr>
          <w:rFonts w:ascii="Source Sans Pro" w:hAnsi="Source Sans Pro"/>
          <w:color w:val="000000"/>
          <w:sz w:val="27"/>
          <w:szCs w:val="27"/>
          <w:bdr w:val="none" w:sz="0" w:space="0" w:color="auto" w:frame="1"/>
        </w:rPr>
        <w:t> </w:t>
      </w:r>
    </w:p>
    <w:p w14:paraId="46741AE2" w14:textId="77777777" w:rsidR="006D23B4" w:rsidRDefault="006D23B4" w:rsidP="006D23B4">
      <w:pPr>
        <w:pStyle w:val="NormalWeb"/>
        <w:shd w:val="clear" w:color="auto" w:fill="FFFFFF"/>
        <w:spacing w:before="0" w:beforeAutospacing="0" w:after="0" w:afterAutospacing="0" w:line="510" w:lineRule="atLeast"/>
        <w:textAlignment w:val="baseline"/>
        <w:outlineLvl w:val="3"/>
        <w:rPr>
          <w:rFonts w:ascii="Source Sans Pro" w:hAnsi="Source Sans Pro"/>
          <w:color w:val="000000"/>
          <w:sz w:val="27"/>
          <w:szCs w:val="27"/>
          <w:bdr w:val="none" w:sz="0" w:space="0" w:color="auto" w:frame="1"/>
        </w:rPr>
      </w:pPr>
      <w:r>
        <w:rPr>
          <w:rFonts w:ascii="Source Sans Pro" w:hAnsi="Source Sans Pro"/>
          <w:color w:val="000000"/>
          <w:sz w:val="27"/>
          <w:szCs w:val="27"/>
          <w:bdr w:val="none" w:sz="0" w:space="0" w:color="auto" w:frame="1"/>
        </w:rPr>
        <w:t>As we have discussed the benefits of vinyl plank flooring, before buying, we should also look at its disadvantages.</w:t>
      </w:r>
    </w:p>
    <w:p w14:paraId="6F383B3F" w14:textId="77777777" w:rsidR="006D23B4" w:rsidRDefault="006D23B4" w:rsidP="006D23B4">
      <w:pPr>
        <w:pStyle w:val="NormalWeb"/>
        <w:shd w:val="clear" w:color="auto" w:fill="FFFFFF"/>
        <w:spacing w:before="0" w:beforeAutospacing="0" w:after="0" w:afterAutospacing="0" w:line="510" w:lineRule="atLeast"/>
        <w:textAlignment w:val="baseline"/>
        <w:outlineLvl w:val="3"/>
        <w:rPr>
          <w:rFonts w:ascii="Source Sans Pro" w:hAnsi="Source Sans Pro"/>
          <w:color w:val="000000"/>
          <w:sz w:val="27"/>
          <w:szCs w:val="27"/>
          <w:bdr w:val="none" w:sz="0" w:space="0" w:color="auto" w:frame="1"/>
        </w:rPr>
      </w:pPr>
      <w:r>
        <w:rPr>
          <w:rFonts w:ascii="Source Sans Pro" w:hAnsi="Source Sans Pro"/>
          <w:color w:val="000000"/>
          <w:sz w:val="27"/>
          <w:szCs w:val="27"/>
          <w:bdr w:val="none" w:sz="0" w:space="0" w:color="auto" w:frame="1"/>
        </w:rPr>
        <w:lastRenderedPageBreak/>
        <w:t> </w:t>
      </w:r>
    </w:p>
    <w:p w14:paraId="5B45D659" w14:textId="77777777" w:rsidR="006D23B4" w:rsidRDefault="006D23B4" w:rsidP="006D23B4">
      <w:pPr>
        <w:pStyle w:val="Heading3"/>
        <w:shd w:val="clear" w:color="auto" w:fill="FFFFFF"/>
        <w:spacing w:before="0" w:after="150" w:line="312" w:lineRule="atLeast"/>
        <w:textAlignment w:val="baseline"/>
        <w:rPr>
          <w:rFonts w:ascii="Source Sans Pro" w:hAnsi="Source Sans Pro"/>
          <w:color w:val="404040"/>
          <w:spacing w:val="15"/>
          <w:sz w:val="30"/>
          <w:szCs w:val="30"/>
          <w:bdr w:val="none" w:sz="0" w:space="0" w:color="auto" w:frame="1"/>
        </w:rPr>
      </w:pPr>
      <w:r>
        <w:rPr>
          <w:rFonts w:ascii="Source Sans Pro" w:hAnsi="Source Sans Pro"/>
          <w:b/>
          <w:bCs/>
          <w:color w:val="404040"/>
          <w:spacing w:val="15"/>
          <w:sz w:val="30"/>
          <w:szCs w:val="30"/>
          <w:bdr w:val="none" w:sz="0" w:space="0" w:color="auto" w:frame="1"/>
        </w:rPr>
        <w:t>1.Health risks:</w:t>
      </w:r>
    </w:p>
    <w:p w14:paraId="213CF4EB" w14:textId="77777777" w:rsidR="006D23B4" w:rsidRDefault="006D23B4" w:rsidP="006D23B4">
      <w:pPr>
        <w:pStyle w:val="NormalWeb"/>
        <w:shd w:val="clear" w:color="auto" w:fill="FFFFFF"/>
        <w:spacing w:before="0" w:beforeAutospacing="0" w:after="0" w:afterAutospacing="0" w:line="510" w:lineRule="atLeast"/>
        <w:textAlignment w:val="baseline"/>
        <w:outlineLvl w:val="3"/>
        <w:rPr>
          <w:rFonts w:ascii="Source Sans Pro" w:hAnsi="Source Sans Pro"/>
          <w:color w:val="000000"/>
          <w:sz w:val="27"/>
          <w:szCs w:val="27"/>
          <w:bdr w:val="none" w:sz="0" w:space="0" w:color="auto" w:frame="1"/>
        </w:rPr>
      </w:pPr>
      <w:r>
        <w:rPr>
          <w:rFonts w:ascii="Source Sans Pro" w:hAnsi="Source Sans Pro"/>
          <w:color w:val="000000"/>
          <w:sz w:val="27"/>
          <w:szCs w:val="27"/>
          <w:bdr w:val="none" w:sz="0" w:space="0" w:color="auto" w:frame="1"/>
        </w:rPr>
        <w:t>It’s a less regulated flooring and can release gasses into the house called VOCs. These can cause respiratory issues to people who are vulnerable to allergies. VOC has a smell that stays in your place for ten days. If you are allergic to such a smell, we recommend you don’t opt for vinyl flooring.</w:t>
      </w:r>
    </w:p>
    <w:p w14:paraId="3A8C9404" w14:textId="77777777" w:rsidR="006D23B4" w:rsidRDefault="006D23B4" w:rsidP="006D23B4">
      <w:pPr>
        <w:pStyle w:val="NormalWeb"/>
        <w:shd w:val="clear" w:color="auto" w:fill="FFFFFF"/>
        <w:spacing w:before="0" w:beforeAutospacing="0" w:after="0" w:afterAutospacing="0" w:line="510" w:lineRule="atLeast"/>
        <w:textAlignment w:val="baseline"/>
        <w:outlineLvl w:val="3"/>
        <w:rPr>
          <w:rFonts w:ascii="Source Sans Pro" w:hAnsi="Source Sans Pro"/>
          <w:color w:val="000000"/>
          <w:sz w:val="27"/>
          <w:szCs w:val="27"/>
          <w:bdr w:val="none" w:sz="0" w:space="0" w:color="auto" w:frame="1"/>
        </w:rPr>
      </w:pPr>
      <w:r>
        <w:rPr>
          <w:rFonts w:ascii="Source Sans Pro" w:hAnsi="Source Sans Pro"/>
          <w:color w:val="000000"/>
          <w:sz w:val="27"/>
          <w:szCs w:val="27"/>
          <w:bdr w:val="none" w:sz="0" w:space="0" w:color="auto" w:frame="1"/>
        </w:rPr>
        <w:t> </w:t>
      </w:r>
    </w:p>
    <w:p w14:paraId="3E174395" w14:textId="77777777" w:rsidR="006D23B4" w:rsidRDefault="006D23B4" w:rsidP="006D23B4">
      <w:pPr>
        <w:pStyle w:val="Heading3"/>
        <w:shd w:val="clear" w:color="auto" w:fill="FFFFFF"/>
        <w:spacing w:before="0" w:after="150" w:line="312" w:lineRule="atLeast"/>
        <w:textAlignment w:val="baseline"/>
        <w:rPr>
          <w:rFonts w:ascii="Source Sans Pro" w:hAnsi="Source Sans Pro"/>
          <w:color w:val="404040"/>
          <w:spacing w:val="15"/>
          <w:sz w:val="30"/>
          <w:szCs w:val="30"/>
          <w:bdr w:val="none" w:sz="0" w:space="0" w:color="auto" w:frame="1"/>
        </w:rPr>
      </w:pPr>
      <w:r>
        <w:rPr>
          <w:rFonts w:ascii="Source Sans Pro" w:hAnsi="Source Sans Pro"/>
          <w:b/>
          <w:bCs/>
          <w:color w:val="404040"/>
          <w:spacing w:val="15"/>
          <w:sz w:val="30"/>
          <w:szCs w:val="30"/>
          <w:bdr w:val="none" w:sz="0" w:space="0" w:color="auto" w:frame="1"/>
        </w:rPr>
        <w:t>2.Non-suitable for Wheelchair:</w:t>
      </w:r>
    </w:p>
    <w:p w14:paraId="1D8874B6" w14:textId="77777777" w:rsidR="006D23B4" w:rsidRDefault="006D23B4" w:rsidP="006D23B4">
      <w:pPr>
        <w:pStyle w:val="NormalWeb"/>
        <w:shd w:val="clear" w:color="auto" w:fill="FFFFFF"/>
        <w:spacing w:before="0" w:beforeAutospacing="0" w:after="0" w:afterAutospacing="0" w:line="510" w:lineRule="atLeast"/>
        <w:textAlignment w:val="baseline"/>
        <w:outlineLvl w:val="3"/>
        <w:rPr>
          <w:rFonts w:ascii="Source Sans Pro" w:hAnsi="Source Sans Pro"/>
          <w:color w:val="000000"/>
          <w:sz w:val="27"/>
          <w:szCs w:val="27"/>
          <w:bdr w:val="none" w:sz="0" w:space="0" w:color="auto" w:frame="1"/>
        </w:rPr>
      </w:pPr>
      <w:r>
        <w:rPr>
          <w:rFonts w:ascii="Source Sans Pro" w:hAnsi="Source Sans Pro"/>
          <w:color w:val="000000"/>
          <w:sz w:val="27"/>
          <w:szCs w:val="27"/>
          <w:bdr w:val="none" w:sz="0" w:space="0" w:color="auto" w:frame="1"/>
        </w:rPr>
        <w:t>The planks of vinyl floors are not glued and are floating tiles. Using a wheelchair will cause them to shift a little from the exact place. It is better to mention it to your salesperson and go for the cemented vinyl plank flooring.</w:t>
      </w:r>
    </w:p>
    <w:p w14:paraId="16F22BD5" w14:textId="77777777" w:rsidR="006D23B4" w:rsidRDefault="006D23B4" w:rsidP="006D23B4">
      <w:pPr>
        <w:pStyle w:val="NormalWeb"/>
        <w:shd w:val="clear" w:color="auto" w:fill="FFFFFF"/>
        <w:spacing w:before="0" w:beforeAutospacing="0" w:after="0" w:afterAutospacing="0" w:line="510" w:lineRule="atLeast"/>
        <w:textAlignment w:val="baseline"/>
        <w:outlineLvl w:val="3"/>
        <w:rPr>
          <w:rFonts w:ascii="Source Sans Pro" w:hAnsi="Source Sans Pro"/>
          <w:color w:val="000000"/>
          <w:sz w:val="27"/>
          <w:szCs w:val="27"/>
          <w:bdr w:val="none" w:sz="0" w:space="0" w:color="auto" w:frame="1"/>
        </w:rPr>
      </w:pPr>
      <w:r>
        <w:rPr>
          <w:rFonts w:ascii="Source Sans Pro" w:hAnsi="Source Sans Pro"/>
          <w:color w:val="000000"/>
          <w:sz w:val="27"/>
          <w:szCs w:val="27"/>
          <w:bdr w:val="none" w:sz="0" w:space="0" w:color="auto" w:frame="1"/>
        </w:rPr>
        <w:t> </w:t>
      </w:r>
    </w:p>
    <w:p w14:paraId="63884951" w14:textId="77777777" w:rsidR="006D23B4" w:rsidRDefault="006D23B4" w:rsidP="006D23B4">
      <w:pPr>
        <w:pStyle w:val="Heading3"/>
        <w:shd w:val="clear" w:color="auto" w:fill="FFFFFF"/>
        <w:spacing w:before="0" w:after="150" w:line="312" w:lineRule="atLeast"/>
        <w:textAlignment w:val="baseline"/>
        <w:rPr>
          <w:rFonts w:ascii="Source Sans Pro" w:hAnsi="Source Sans Pro"/>
          <w:color w:val="404040"/>
          <w:spacing w:val="15"/>
          <w:sz w:val="30"/>
          <w:szCs w:val="30"/>
          <w:bdr w:val="none" w:sz="0" w:space="0" w:color="auto" w:frame="1"/>
        </w:rPr>
      </w:pPr>
      <w:r>
        <w:rPr>
          <w:rFonts w:ascii="Source Sans Pro" w:hAnsi="Source Sans Pro"/>
          <w:b/>
          <w:bCs/>
          <w:color w:val="404040"/>
          <w:spacing w:val="15"/>
          <w:sz w:val="30"/>
          <w:szCs w:val="30"/>
          <w:bdr w:val="none" w:sz="0" w:space="0" w:color="auto" w:frame="1"/>
        </w:rPr>
        <w:t>3.Can fade in the sun:</w:t>
      </w:r>
    </w:p>
    <w:p w14:paraId="7E719871" w14:textId="77777777" w:rsidR="006D23B4" w:rsidRDefault="006D23B4" w:rsidP="006D23B4">
      <w:pPr>
        <w:pStyle w:val="NormalWeb"/>
        <w:shd w:val="clear" w:color="auto" w:fill="FFFFFF"/>
        <w:spacing w:before="0" w:beforeAutospacing="0" w:after="0" w:afterAutospacing="0" w:line="510" w:lineRule="atLeast"/>
        <w:textAlignment w:val="baseline"/>
        <w:outlineLvl w:val="3"/>
        <w:rPr>
          <w:rFonts w:ascii="Source Sans Pro" w:hAnsi="Source Sans Pro"/>
          <w:color w:val="000000"/>
          <w:sz w:val="27"/>
          <w:szCs w:val="27"/>
          <w:bdr w:val="none" w:sz="0" w:space="0" w:color="auto" w:frame="1"/>
        </w:rPr>
      </w:pPr>
      <w:r>
        <w:rPr>
          <w:rFonts w:ascii="Source Sans Pro" w:hAnsi="Source Sans Pro"/>
          <w:color w:val="000000"/>
          <w:sz w:val="27"/>
          <w:szCs w:val="27"/>
          <w:bdr w:val="none" w:sz="0" w:space="0" w:color="auto" w:frame="1"/>
        </w:rPr>
        <w:t>There is a chance of fading away of vinyl flooring in the scorching sun. If your room is exposed to the sun all the time through giant windows, it will eventually cause fading of the floor.</w:t>
      </w:r>
    </w:p>
    <w:p w14:paraId="66F21618" w14:textId="77777777" w:rsidR="006D23B4" w:rsidRDefault="006D23B4" w:rsidP="006D23B4">
      <w:pPr>
        <w:pStyle w:val="Heading1"/>
        <w:shd w:val="clear" w:color="auto" w:fill="FFFFFF"/>
        <w:spacing w:before="0" w:beforeAutospacing="0" w:after="150" w:afterAutospacing="0" w:line="312" w:lineRule="atLeast"/>
        <w:jc w:val="center"/>
        <w:textAlignment w:val="baseline"/>
        <w:rPr>
          <w:rFonts w:ascii="Source Sans Pro" w:hAnsi="Source Sans Pro"/>
          <w:color w:val="404040"/>
          <w:spacing w:val="15"/>
          <w:sz w:val="54"/>
          <w:szCs w:val="54"/>
        </w:rPr>
      </w:pPr>
      <w:r>
        <w:rPr>
          <w:rFonts w:ascii="Source Sans Pro" w:hAnsi="Source Sans Pro"/>
          <w:color w:val="404040"/>
          <w:spacing w:val="15"/>
          <w:sz w:val="54"/>
          <w:szCs w:val="54"/>
        </w:rPr>
        <w:t>To choose the best vinyl tile, follow these tips:</w:t>
      </w:r>
    </w:p>
    <w:p w14:paraId="7046780C" w14:textId="77777777" w:rsidR="006D23B4" w:rsidRDefault="006D23B4" w:rsidP="006D23B4">
      <w:pPr>
        <w:numPr>
          <w:ilvl w:val="0"/>
          <w:numId w:val="1"/>
        </w:numPr>
        <w:shd w:val="clear" w:color="auto" w:fill="FFFFFF"/>
        <w:spacing w:after="90" w:line="240" w:lineRule="auto"/>
        <w:jc w:val="center"/>
        <w:textAlignment w:val="baseline"/>
        <w:rPr>
          <w:rFonts w:ascii="Roboto" w:hAnsi="Roboto"/>
          <w:color w:val="000000"/>
          <w:sz w:val="24"/>
          <w:szCs w:val="24"/>
        </w:rPr>
      </w:pPr>
      <w:r>
        <w:rPr>
          <w:rFonts w:ascii="Roboto" w:hAnsi="Roboto"/>
          <w:color w:val="000000"/>
        </w:rPr>
        <w:t>Pick a thick wear layer for durable flooring.</w:t>
      </w:r>
    </w:p>
    <w:p w14:paraId="5A7862B0" w14:textId="77777777" w:rsidR="006D23B4" w:rsidRDefault="006D23B4" w:rsidP="006D23B4">
      <w:pPr>
        <w:numPr>
          <w:ilvl w:val="0"/>
          <w:numId w:val="1"/>
        </w:numPr>
        <w:shd w:val="clear" w:color="auto" w:fill="FFFFFF"/>
        <w:spacing w:after="90" w:line="240" w:lineRule="auto"/>
        <w:jc w:val="center"/>
        <w:textAlignment w:val="baseline"/>
        <w:rPr>
          <w:rFonts w:ascii="Roboto" w:hAnsi="Roboto"/>
          <w:color w:val="000000"/>
        </w:rPr>
      </w:pPr>
      <w:r>
        <w:rPr>
          <w:rFonts w:ascii="Roboto" w:hAnsi="Roboto"/>
          <w:color w:val="000000"/>
        </w:rPr>
        <w:t>Buy embossed Vinyl tiles as it enhances the look of the floor.</w:t>
      </w:r>
    </w:p>
    <w:p w14:paraId="576EDD5E" w14:textId="77777777" w:rsidR="006D23B4" w:rsidRDefault="006D23B4" w:rsidP="006D23B4">
      <w:pPr>
        <w:numPr>
          <w:ilvl w:val="0"/>
          <w:numId w:val="1"/>
        </w:numPr>
        <w:shd w:val="clear" w:color="auto" w:fill="FFFFFF"/>
        <w:spacing w:after="90" w:line="240" w:lineRule="auto"/>
        <w:jc w:val="center"/>
        <w:textAlignment w:val="baseline"/>
        <w:rPr>
          <w:rFonts w:ascii="Roboto" w:hAnsi="Roboto"/>
          <w:color w:val="000000"/>
        </w:rPr>
      </w:pPr>
      <w:r>
        <w:rPr>
          <w:rFonts w:ascii="Roboto" w:hAnsi="Roboto"/>
          <w:color w:val="000000"/>
        </w:rPr>
        <w:t>Ensure the company reputation from which you are buying the LVP.</w:t>
      </w:r>
    </w:p>
    <w:p w14:paraId="532F3A69" w14:textId="77777777" w:rsidR="006D23B4" w:rsidRDefault="006D23B4" w:rsidP="006D23B4">
      <w:pPr>
        <w:numPr>
          <w:ilvl w:val="0"/>
          <w:numId w:val="1"/>
        </w:numPr>
        <w:shd w:val="clear" w:color="auto" w:fill="FFFFFF"/>
        <w:spacing w:after="90" w:line="240" w:lineRule="auto"/>
        <w:jc w:val="center"/>
        <w:textAlignment w:val="baseline"/>
        <w:rPr>
          <w:rFonts w:ascii="Roboto" w:hAnsi="Roboto"/>
          <w:color w:val="000000"/>
        </w:rPr>
      </w:pPr>
      <w:r>
        <w:rPr>
          <w:rFonts w:ascii="Roboto" w:hAnsi="Roboto"/>
          <w:color w:val="000000"/>
        </w:rPr>
        <w:t>Choose the tiles for which the company gives a warranty.</w:t>
      </w:r>
    </w:p>
    <w:p w14:paraId="1EC19395" w14:textId="77777777" w:rsidR="006D23B4" w:rsidRPr="006D23B4" w:rsidRDefault="006D23B4" w:rsidP="006D23B4">
      <w:pPr>
        <w:shd w:val="clear" w:color="auto" w:fill="FFFFFF"/>
        <w:spacing w:after="0" w:line="312" w:lineRule="atLeast"/>
        <w:outlineLvl w:val="0"/>
        <w:rPr>
          <w:rFonts w:ascii="Arial" w:eastAsia="Times New Roman" w:hAnsi="Arial" w:cs="Arial"/>
          <w:b/>
          <w:bCs/>
          <w:spacing w:val="15"/>
          <w:kern w:val="36"/>
          <w:sz w:val="84"/>
          <w:szCs w:val="84"/>
          <w:lang w:eastAsia="en-CA"/>
        </w:rPr>
      </w:pPr>
    </w:p>
    <w:p w14:paraId="510D176D" w14:textId="77777777" w:rsidR="00A704C3" w:rsidRDefault="00A704C3"/>
    <w:sectPr w:rsidR="00A704C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5471D"/>
    <w:multiLevelType w:val="multilevel"/>
    <w:tmpl w:val="B616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3B4"/>
    <w:rsid w:val="006D23B4"/>
    <w:rsid w:val="00A704C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3A167"/>
  <w15:chartTrackingRefBased/>
  <w15:docId w15:val="{0BE4F39A-38D2-4A5F-98D5-D852252E8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D23B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paragraph" w:styleId="Heading3">
    <w:name w:val="heading 3"/>
    <w:basedOn w:val="Normal"/>
    <w:next w:val="Normal"/>
    <w:link w:val="Heading3Char"/>
    <w:uiPriority w:val="9"/>
    <w:semiHidden/>
    <w:unhideWhenUsed/>
    <w:qFormat/>
    <w:rsid w:val="006D23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23B4"/>
    <w:rPr>
      <w:rFonts w:ascii="Times New Roman" w:eastAsia="Times New Roman" w:hAnsi="Times New Roman" w:cs="Times New Roman"/>
      <w:b/>
      <w:bCs/>
      <w:kern w:val="36"/>
      <w:sz w:val="48"/>
      <w:szCs w:val="48"/>
      <w:lang w:eastAsia="en-CA"/>
    </w:rPr>
  </w:style>
  <w:style w:type="character" w:customStyle="1" w:styleId="Heading3Char">
    <w:name w:val="Heading 3 Char"/>
    <w:basedOn w:val="DefaultParagraphFont"/>
    <w:link w:val="Heading3"/>
    <w:uiPriority w:val="9"/>
    <w:semiHidden/>
    <w:rsid w:val="006D23B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6D23B4"/>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semiHidden/>
    <w:unhideWhenUsed/>
    <w:rsid w:val="006D23B4"/>
    <w:rPr>
      <w:color w:val="0000FF"/>
      <w:u w:val="single"/>
    </w:rPr>
  </w:style>
  <w:style w:type="character" w:customStyle="1" w:styleId="productloopbuttontext">
    <w:name w:val="product_loop_button_text"/>
    <w:basedOn w:val="DefaultParagraphFont"/>
    <w:rsid w:val="006D23B4"/>
  </w:style>
  <w:style w:type="character" w:customStyle="1" w:styleId="isbspecialtext">
    <w:name w:val="isb_special_text"/>
    <w:basedOn w:val="DefaultParagraphFont"/>
    <w:rsid w:val="006D23B4"/>
  </w:style>
  <w:style w:type="character" w:customStyle="1" w:styleId="price">
    <w:name w:val="price"/>
    <w:basedOn w:val="DefaultParagraphFont"/>
    <w:rsid w:val="006D23B4"/>
  </w:style>
  <w:style w:type="character" w:customStyle="1" w:styleId="woocommerce-price-amount">
    <w:name w:val="woocommerce-price-amount"/>
    <w:basedOn w:val="DefaultParagraphFont"/>
    <w:rsid w:val="006D23B4"/>
  </w:style>
  <w:style w:type="character" w:customStyle="1" w:styleId="woocommerce-price-currencysymbol">
    <w:name w:val="woocommerce-price-currencysymbol"/>
    <w:basedOn w:val="DefaultParagraphFont"/>
    <w:rsid w:val="006D23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397948">
      <w:bodyDiv w:val="1"/>
      <w:marLeft w:val="0"/>
      <w:marRight w:val="0"/>
      <w:marTop w:val="0"/>
      <w:marBottom w:val="0"/>
      <w:divBdr>
        <w:top w:val="none" w:sz="0" w:space="0" w:color="auto"/>
        <w:left w:val="none" w:sz="0" w:space="0" w:color="auto"/>
        <w:bottom w:val="none" w:sz="0" w:space="0" w:color="auto"/>
        <w:right w:val="none" w:sz="0" w:space="0" w:color="auto"/>
      </w:divBdr>
      <w:divsChild>
        <w:div w:id="2129155934">
          <w:marLeft w:val="0"/>
          <w:marRight w:val="0"/>
          <w:marTop w:val="0"/>
          <w:marBottom w:val="0"/>
          <w:divBdr>
            <w:top w:val="none" w:sz="0" w:space="0" w:color="auto"/>
            <w:left w:val="none" w:sz="0" w:space="0" w:color="auto"/>
            <w:bottom w:val="none" w:sz="0" w:space="0" w:color="auto"/>
            <w:right w:val="none" w:sz="0" w:space="0" w:color="auto"/>
          </w:divBdr>
          <w:divsChild>
            <w:div w:id="896090133">
              <w:marLeft w:val="0"/>
              <w:marRight w:val="0"/>
              <w:marTop w:val="0"/>
              <w:marBottom w:val="0"/>
              <w:divBdr>
                <w:top w:val="none" w:sz="0" w:space="0" w:color="auto"/>
                <w:left w:val="none" w:sz="0" w:space="0" w:color="auto"/>
                <w:bottom w:val="none" w:sz="0" w:space="0" w:color="auto"/>
                <w:right w:val="none" w:sz="0" w:space="0" w:color="auto"/>
              </w:divBdr>
            </w:div>
          </w:divsChild>
        </w:div>
        <w:div w:id="1605384451">
          <w:marLeft w:val="-225"/>
          <w:marRight w:val="-225"/>
          <w:marTop w:val="0"/>
          <w:marBottom w:val="0"/>
          <w:divBdr>
            <w:top w:val="none" w:sz="0" w:space="0" w:color="auto"/>
            <w:left w:val="none" w:sz="0" w:space="0" w:color="auto"/>
            <w:bottom w:val="none" w:sz="0" w:space="0" w:color="auto"/>
            <w:right w:val="none" w:sz="0" w:space="0" w:color="auto"/>
          </w:divBdr>
          <w:divsChild>
            <w:div w:id="37777882">
              <w:marLeft w:val="0"/>
              <w:marRight w:val="0"/>
              <w:marTop w:val="0"/>
              <w:marBottom w:val="0"/>
              <w:divBdr>
                <w:top w:val="none" w:sz="0" w:space="0" w:color="auto"/>
                <w:left w:val="none" w:sz="0" w:space="0" w:color="auto"/>
                <w:bottom w:val="none" w:sz="0" w:space="0" w:color="auto"/>
                <w:right w:val="none" w:sz="0" w:space="0" w:color="auto"/>
              </w:divBdr>
              <w:divsChild>
                <w:div w:id="1950551388">
                  <w:marLeft w:val="0"/>
                  <w:marRight w:val="0"/>
                  <w:marTop w:val="0"/>
                  <w:marBottom w:val="0"/>
                  <w:divBdr>
                    <w:top w:val="none" w:sz="0" w:space="0" w:color="auto"/>
                    <w:left w:val="none" w:sz="0" w:space="0" w:color="auto"/>
                    <w:bottom w:val="none" w:sz="0" w:space="0" w:color="auto"/>
                    <w:right w:val="none" w:sz="0" w:space="0" w:color="auto"/>
                  </w:divBdr>
                  <w:divsChild>
                    <w:div w:id="1259755556">
                      <w:marLeft w:val="-120"/>
                      <w:marRight w:val="-120"/>
                      <w:marTop w:val="0"/>
                      <w:marBottom w:val="0"/>
                      <w:divBdr>
                        <w:top w:val="none" w:sz="0" w:space="0" w:color="auto"/>
                        <w:left w:val="none" w:sz="0" w:space="0" w:color="auto"/>
                        <w:bottom w:val="none" w:sz="0" w:space="0" w:color="auto"/>
                        <w:right w:val="none" w:sz="0" w:space="0" w:color="auto"/>
                      </w:divBdr>
                      <w:divsChild>
                        <w:div w:id="239103436">
                          <w:marLeft w:val="0"/>
                          <w:marRight w:val="0"/>
                          <w:marTop w:val="0"/>
                          <w:marBottom w:val="0"/>
                          <w:divBdr>
                            <w:top w:val="single" w:sz="6" w:space="0" w:color="E3E3E3"/>
                            <w:left w:val="single" w:sz="6" w:space="0" w:color="E3E3E3"/>
                            <w:bottom w:val="single" w:sz="6" w:space="19" w:color="E3E3E3"/>
                            <w:right w:val="single" w:sz="6" w:space="0" w:color="E3E3E3"/>
                          </w:divBdr>
                          <w:divsChild>
                            <w:div w:id="1300962740">
                              <w:marLeft w:val="0"/>
                              <w:marRight w:val="0"/>
                              <w:marTop w:val="0"/>
                              <w:marBottom w:val="0"/>
                              <w:divBdr>
                                <w:top w:val="none" w:sz="0" w:space="0" w:color="auto"/>
                                <w:left w:val="none" w:sz="0" w:space="0" w:color="auto"/>
                                <w:bottom w:val="none" w:sz="0" w:space="0" w:color="auto"/>
                                <w:right w:val="none" w:sz="0" w:space="0" w:color="auto"/>
                              </w:divBdr>
                              <w:divsChild>
                                <w:div w:id="1496263491">
                                  <w:marLeft w:val="0"/>
                                  <w:marRight w:val="0"/>
                                  <w:marTop w:val="0"/>
                                  <w:marBottom w:val="0"/>
                                  <w:divBdr>
                                    <w:top w:val="none" w:sz="0" w:space="0" w:color="auto"/>
                                    <w:left w:val="none" w:sz="0" w:space="0" w:color="auto"/>
                                    <w:bottom w:val="none" w:sz="0" w:space="0" w:color="auto"/>
                                    <w:right w:val="none" w:sz="0" w:space="0" w:color="auto"/>
                                  </w:divBdr>
                                </w:div>
                              </w:divsChild>
                            </w:div>
                            <w:div w:id="470946981">
                              <w:marLeft w:val="0"/>
                              <w:marRight w:val="0"/>
                              <w:marTop w:val="0"/>
                              <w:marBottom w:val="0"/>
                              <w:divBdr>
                                <w:top w:val="none" w:sz="0" w:space="0" w:color="auto"/>
                                <w:left w:val="none" w:sz="0" w:space="0" w:color="auto"/>
                                <w:bottom w:val="none" w:sz="0" w:space="0" w:color="auto"/>
                                <w:right w:val="none" w:sz="0" w:space="0" w:color="auto"/>
                              </w:divBdr>
                            </w:div>
                          </w:divsChild>
                        </w:div>
                        <w:div w:id="67728639">
                          <w:marLeft w:val="0"/>
                          <w:marRight w:val="0"/>
                          <w:marTop w:val="0"/>
                          <w:marBottom w:val="0"/>
                          <w:divBdr>
                            <w:top w:val="single" w:sz="6" w:space="0" w:color="E3E3E3"/>
                            <w:left w:val="single" w:sz="6" w:space="0" w:color="E3E3E3"/>
                            <w:bottom w:val="single" w:sz="6" w:space="19" w:color="E3E3E3"/>
                            <w:right w:val="single" w:sz="6" w:space="0" w:color="E3E3E3"/>
                          </w:divBdr>
                          <w:divsChild>
                            <w:div w:id="1482383218">
                              <w:marLeft w:val="0"/>
                              <w:marRight w:val="0"/>
                              <w:marTop w:val="0"/>
                              <w:marBottom w:val="0"/>
                              <w:divBdr>
                                <w:top w:val="none" w:sz="0" w:space="0" w:color="auto"/>
                                <w:left w:val="none" w:sz="0" w:space="0" w:color="auto"/>
                                <w:bottom w:val="none" w:sz="0" w:space="0" w:color="auto"/>
                                <w:right w:val="none" w:sz="0" w:space="0" w:color="auto"/>
                              </w:divBdr>
                              <w:divsChild>
                                <w:div w:id="1603687078">
                                  <w:marLeft w:val="0"/>
                                  <w:marRight w:val="0"/>
                                  <w:marTop w:val="0"/>
                                  <w:marBottom w:val="0"/>
                                  <w:divBdr>
                                    <w:top w:val="none" w:sz="0" w:space="0" w:color="auto"/>
                                    <w:left w:val="none" w:sz="0" w:space="0" w:color="auto"/>
                                    <w:bottom w:val="none" w:sz="0" w:space="0" w:color="auto"/>
                                    <w:right w:val="none" w:sz="0" w:space="0" w:color="auto"/>
                                  </w:divBdr>
                                </w:div>
                              </w:divsChild>
                            </w:div>
                            <w:div w:id="1273247241">
                              <w:marLeft w:val="0"/>
                              <w:marRight w:val="0"/>
                              <w:marTop w:val="0"/>
                              <w:marBottom w:val="0"/>
                              <w:divBdr>
                                <w:top w:val="none" w:sz="0" w:space="0" w:color="auto"/>
                                <w:left w:val="none" w:sz="0" w:space="0" w:color="auto"/>
                                <w:bottom w:val="none" w:sz="0" w:space="0" w:color="auto"/>
                                <w:right w:val="none" w:sz="0" w:space="0" w:color="auto"/>
                              </w:divBdr>
                            </w:div>
                          </w:divsChild>
                        </w:div>
                        <w:div w:id="433130308">
                          <w:marLeft w:val="0"/>
                          <w:marRight w:val="0"/>
                          <w:marTop w:val="0"/>
                          <w:marBottom w:val="0"/>
                          <w:divBdr>
                            <w:top w:val="single" w:sz="6" w:space="0" w:color="E3E3E3"/>
                            <w:left w:val="single" w:sz="6" w:space="0" w:color="E3E3E3"/>
                            <w:bottom w:val="single" w:sz="6" w:space="19" w:color="E3E3E3"/>
                            <w:right w:val="single" w:sz="6" w:space="0" w:color="E3E3E3"/>
                          </w:divBdr>
                          <w:divsChild>
                            <w:div w:id="706412709">
                              <w:marLeft w:val="0"/>
                              <w:marRight w:val="0"/>
                              <w:marTop w:val="0"/>
                              <w:marBottom w:val="0"/>
                              <w:divBdr>
                                <w:top w:val="none" w:sz="0" w:space="0" w:color="auto"/>
                                <w:left w:val="none" w:sz="0" w:space="0" w:color="auto"/>
                                <w:bottom w:val="none" w:sz="0" w:space="0" w:color="auto"/>
                                <w:right w:val="none" w:sz="0" w:space="0" w:color="auto"/>
                              </w:divBdr>
                              <w:divsChild>
                                <w:div w:id="233973747">
                                  <w:marLeft w:val="0"/>
                                  <w:marRight w:val="0"/>
                                  <w:marTop w:val="0"/>
                                  <w:marBottom w:val="0"/>
                                  <w:divBdr>
                                    <w:top w:val="none" w:sz="0" w:space="0" w:color="auto"/>
                                    <w:left w:val="none" w:sz="0" w:space="0" w:color="auto"/>
                                    <w:bottom w:val="none" w:sz="0" w:space="0" w:color="auto"/>
                                    <w:right w:val="none" w:sz="0" w:space="0" w:color="auto"/>
                                  </w:divBdr>
                                </w:div>
                              </w:divsChild>
                            </w:div>
                            <w:div w:id="89712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4883121">
          <w:marLeft w:val="0"/>
          <w:marRight w:val="0"/>
          <w:marTop w:val="0"/>
          <w:marBottom w:val="0"/>
          <w:divBdr>
            <w:top w:val="none" w:sz="0" w:space="0" w:color="auto"/>
            <w:left w:val="none" w:sz="0" w:space="0" w:color="auto"/>
            <w:bottom w:val="none" w:sz="0" w:space="0" w:color="auto"/>
            <w:right w:val="none" w:sz="0" w:space="0" w:color="auto"/>
          </w:divBdr>
          <w:divsChild>
            <w:div w:id="1306088400">
              <w:marLeft w:val="0"/>
              <w:marRight w:val="0"/>
              <w:marTop w:val="0"/>
              <w:marBottom w:val="0"/>
              <w:divBdr>
                <w:top w:val="none" w:sz="0" w:space="0" w:color="auto"/>
                <w:left w:val="none" w:sz="0" w:space="0" w:color="auto"/>
                <w:bottom w:val="none" w:sz="0" w:space="0" w:color="auto"/>
                <w:right w:val="none" w:sz="0" w:space="0" w:color="auto"/>
              </w:divBdr>
              <w:divsChild>
                <w:div w:id="1127745800">
                  <w:marLeft w:val="0"/>
                  <w:marRight w:val="0"/>
                  <w:marTop w:val="0"/>
                  <w:marBottom w:val="300"/>
                  <w:divBdr>
                    <w:top w:val="none" w:sz="0" w:space="0" w:color="auto"/>
                    <w:left w:val="none" w:sz="0" w:space="0" w:color="auto"/>
                    <w:bottom w:val="none" w:sz="0" w:space="0" w:color="auto"/>
                    <w:right w:val="none" w:sz="0" w:space="0" w:color="auto"/>
                  </w:divBdr>
                </w:div>
                <w:div w:id="1923178254">
                  <w:marLeft w:val="0"/>
                  <w:marRight w:val="0"/>
                  <w:marTop w:val="0"/>
                  <w:marBottom w:val="855"/>
                  <w:divBdr>
                    <w:top w:val="none" w:sz="0" w:space="0" w:color="auto"/>
                    <w:left w:val="none" w:sz="0" w:space="0" w:color="auto"/>
                    <w:bottom w:val="none" w:sz="0" w:space="0" w:color="auto"/>
                    <w:right w:val="none" w:sz="0" w:space="0" w:color="auto"/>
                  </w:divBdr>
                </w:div>
              </w:divsChild>
            </w:div>
          </w:divsChild>
        </w:div>
      </w:divsChild>
    </w:div>
    <w:div w:id="1678383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ardwoodgiant.ca/vinyl-flooring/pros-and-cons-of-luxury-vinyl-flooring?add-to-cart=2990" TargetMode="External"/><Relationship Id="rId13" Type="http://schemas.openxmlformats.org/officeDocument/2006/relationships/hyperlink" Target="https://www.hardwoodgiant.ca/product/lisbon"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www.hardwoodgiant.ca/vinyl-flooring/pros-and-cons-of-luxury-vinyl-flooring?add-to-cart=16048" TargetMode="External"/><Relationship Id="rId17" Type="http://schemas.openxmlformats.org/officeDocument/2006/relationships/hyperlink" Target="https://www.hardwoodgiant.ca/product/mushroom" TargetMode="External"/><Relationship Id="rId2" Type="http://schemas.openxmlformats.org/officeDocument/2006/relationships/styles" Target="styles.xml"/><Relationship Id="rId16" Type="http://schemas.openxmlformats.org/officeDocument/2006/relationships/hyperlink" Target="https://www.hardwoodgiant.ca/vinyl-flooring/pros-and-cons-of-luxury-vinyl-flooring?add-to-cart=16255" TargetMode="External"/><Relationship Id="rId1" Type="http://schemas.openxmlformats.org/officeDocument/2006/relationships/numbering" Target="numbering.xml"/><Relationship Id="rId6" Type="http://schemas.openxmlformats.org/officeDocument/2006/relationships/hyperlink" Target="https://www.hardwoodgiant.ca/product/earl-gray" TargetMode="External"/><Relationship Id="rId11" Type="http://schemas.openxmlformats.org/officeDocument/2006/relationships/image" Target="media/image2.jpeg"/><Relationship Id="rId5" Type="http://schemas.openxmlformats.org/officeDocument/2006/relationships/hyperlink" Target="https://www.hardwoodgiant.ca/product-category/vinyl-flooring" TargetMode="External"/><Relationship Id="rId15" Type="http://schemas.openxmlformats.org/officeDocument/2006/relationships/image" Target="media/image3.jpeg"/><Relationship Id="rId10" Type="http://schemas.openxmlformats.org/officeDocument/2006/relationships/hyperlink" Target="https://www.hardwoodgiant.ca/product/lisbon"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hardwoodgiant.ca/product/earl-gray" TargetMode="External"/><Relationship Id="rId14" Type="http://schemas.openxmlformats.org/officeDocument/2006/relationships/hyperlink" Target="https://www.hardwoodgiant.ca/product/mushro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587</Words>
  <Characters>3347</Characters>
  <Application>Microsoft Office Word</Application>
  <DocSecurity>0</DocSecurity>
  <Lines>27</Lines>
  <Paragraphs>7</Paragraphs>
  <ScaleCrop>false</ScaleCrop>
  <Company/>
  <LinksUpToDate>false</LinksUpToDate>
  <CharactersWithSpaces>3927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Kushal Khurana</dc:creator>
  <cp:keywords/>
  <dc:description/>
  <cp:lastModifiedBy>Kushal Khurana</cp:lastModifiedBy>
  <cp:revision>1</cp:revision>
  <dcterms:created xsi:type="dcterms:W3CDTF">2021-09-01T16:25:00Z</dcterms:created>
  <dcterms:modified xsi:type="dcterms:W3CDTF">2021-09-01T16:27:00Z</dcterms:modified>
</cp:coreProperties>
</file>